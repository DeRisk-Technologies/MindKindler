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0"/>
        <w:tblGridChange w:id="0">
          <w:tblGrid>
            <w:gridCol w:w="104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pageBreakBefore w:val="0"/>
              <w:tabs>
                <w:tab w:val="left" w:leader="none" w:pos="284"/>
              </w:tabs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                                       Sections E and F</w:t>
            </w:r>
          </w:p>
          <w:p w:rsidR="00000000" w:rsidDel="00000000" w:rsidP="00000000" w:rsidRDefault="00000000" w:rsidRPr="00000000" w14:paraId="00000003">
            <w:pPr>
              <w:pageBreakBefore w:val="0"/>
              <w:tabs>
                <w:tab w:val="left" w:leader="none" w:pos="284"/>
              </w:tabs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The outcomes sought for the child or young person and special educational provision required.</w:t>
            </w:r>
          </w:p>
        </w:tc>
      </w:tr>
    </w:tbl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0"/>
        <w:tblGridChange w:id="0">
          <w:tblGrid>
            <w:gridCol w:w="10420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4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Long term goals for the child or young person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pageBreakBefore w:val="0"/>
              <w:tabs>
                <w:tab w:val="left" w:leader="none" w:pos="520"/>
              </w:tabs>
              <w:ind w:left="284" w:firstLine="0"/>
              <w:rPr/>
            </w:pPr>
            <w:r w:rsidDel="00000000" w:rsidR="00000000" w:rsidRPr="00000000">
              <w:rPr>
                <w:rtl w:val="0"/>
              </w:rPr>
              <w:t xml:space="preserve">Examples: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20"/>
              </w:tabs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 help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make optimum progress in all aspects of his/her development.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720"/>
              </w:tabs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to develop positive relationships with adults and peers and access a range of social activities within his community. LB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to access a full range of educational opportunities appropriate to his interests and abilities. LB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20"/>
              </w:tabs>
              <w:spacing w:after="0" w:before="0" w:line="240" w:lineRule="auto"/>
              <w:ind w:left="100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 minimise the impact of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highlight w:val="lightGray"/>
                <w:u w:val="none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’s ………. difficulties on his/her educat</w:t>
            </w:r>
            <w:sdt>
              <w:sdtPr>
                <w:id w:val="1038864029"/>
                <w:tag w:val="goog_rdk_0"/>
              </w:sdtPr>
              <w:sdtContent>
                <w:del w:author="Niko Nelson" w:id="0" w:date="2025-07-03T12:51:24Z"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  <w:rtl w:val="0"/>
                    </w:rPr>
                    <w:delText xml:space="preserve">ion.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9"/>
        <w:gridCol w:w="6201"/>
        <w:tblGridChange w:id="0">
          <w:tblGrid>
            <w:gridCol w:w="4219"/>
            <w:gridCol w:w="620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0c0c0" w:val="clear"/>
          </w:tcPr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284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Cognition and Learning</w:t>
            </w:r>
          </w:p>
        </w:tc>
      </w:tr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Desired Outcomes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To help the child or young person to achieve the outcome, they will require the following provision: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pageBreakBefore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Literacy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reading skills, so that s</w:t>
            </w:r>
            <w:sdt>
              <w:sdtPr>
                <w:id w:val="-374120816"/>
                <w:tag w:val="goog_rdk_1"/>
              </w:sdtPr>
              <w:sdtContent>
                <w:ins w:author="Niko Nelson" w:id="1" w:date="2025-07-03T12:53:39Z">
                  <w:r w:rsidDel="00000000" w:rsidR="00000000" w:rsidRPr="00000000">
                    <w:rPr>
                      <w:rtl w:val="0"/>
                    </w:rPr>
                    <w:t xml:space="preserve">he</w:t>
                  </w:r>
                </w:ins>
              </w:sdtContent>
            </w:sdt>
            <w:r w:rsidDel="00000000" w:rsidR="00000000" w:rsidRPr="00000000">
              <w:rPr>
                <w:rtl w:val="0"/>
              </w:rPr>
              <w:t xml:space="preserve">/he can read accurately, fluently and with understanding to a functional level of approximately 9 years reading age.</w:t>
            </w:r>
          </w:p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multi-sensory programmes of work to develop basic skills in reading delivered in individual and small group settings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Over-learning and frequent revision to ensure that new skills are firmly established and generalised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Matching readability of material to literacy skills</w:t>
            </w:r>
          </w:p>
          <w:p w:rsidR="00000000" w:rsidDel="00000000" w:rsidP="00000000" w:rsidRDefault="00000000" w:rsidRPr="00000000" w14:paraId="00000018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Derbyshire File for Dyslexia Friendly Schools.</w:t>
            </w:r>
          </w:p>
          <w:p w:rsidR="00000000" w:rsidDel="00000000" w:rsidP="00000000" w:rsidRDefault="00000000" w:rsidRPr="00000000" w14:paraId="0000001A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spelling skills, so that s/he can spell high frequency vocabulary to a spelling age of approximately 9 years, and use appropriate tools (eg dictionary, spellchecker) to aid his/her spelling.</w:t>
            </w:r>
          </w:p>
          <w:p w:rsidR="00000000" w:rsidDel="00000000" w:rsidP="00000000" w:rsidRDefault="00000000" w:rsidRPr="00000000" w14:paraId="0000001C">
            <w:pPr>
              <w:pageBreakBefore w:val="0"/>
              <w:tabs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multi-sensory programmes of work to develop basic skills in spelling delivered in individual and small group settings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Spelling in the curriculum supported by subject specific word lists presented in alphabetical order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Over-learning and frequent revision to ensure that new skills are firmly established and generalised</w:t>
            </w:r>
          </w:p>
          <w:p w:rsidR="00000000" w:rsidDel="00000000" w:rsidP="00000000" w:rsidRDefault="00000000" w:rsidRPr="00000000" w14:paraId="00000020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Derbyshire File for Dyslexia Friendly Schools.</w:t>
            </w:r>
          </w:p>
          <w:p w:rsidR="00000000" w:rsidDel="00000000" w:rsidP="00000000" w:rsidRDefault="00000000" w:rsidRPr="00000000" w14:paraId="00000022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writing skills, so that s/he can independently produce written work, with appropriate content, grammar and punctuation.</w:t>
            </w:r>
          </w:p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multi-sensory programmes of work to develop basic skills in writing delivered in individual and small group settings</w:t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writing activities working within a clear framework</w:t>
            </w:r>
          </w:p>
          <w:p w:rsidR="00000000" w:rsidDel="00000000" w:rsidP="00000000" w:rsidRDefault="00000000" w:rsidRPr="00000000" w14:paraId="00000027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Over-learning and frequent revision to ensure that new skills are firmly established and generalised</w:t>
            </w:r>
          </w:p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Matching writing demands to literacy skills</w:t>
            </w:r>
          </w:p>
          <w:p w:rsidR="00000000" w:rsidDel="00000000" w:rsidP="00000000" w:rsidRDefault="00000000" w:rsidRPr="00000000" w14:paraId="00000029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Derbyshire File for Dyslexia Friendly Schools.</w:t>
            </w:r>
          </w:p>
          <w:p w:rsidR="00000000" w:rsidDel="00000000" w:rsidP="00000000" w:rsidRDefault="00000000" w:rsidRPr="00000000" w14:paraId="0000002B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word-processing skills, so that s/he can express him/herself in writing independently, fluently and accurately.</w:t>
            </w:r>
          </w:p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Access to a keyboard skills programme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writing activities working within a clear framework</w:t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Over-learning and frequent revision to ensure that new skills are firmly established and generalised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Matching writing demands to literacy skills</w:t>
            </w:r>
          </w:p>
          <w:p w:rsidR="00000000" w:rsidDel="00000000" w:rsidP="00000000" w:rsidRDefault="00000000" w:rsidRPr="00000000" w14:paraId="00000032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Derbyshire File for Dyslexia Friendly Schools.</w:t>
            </w:r>
          </w:p>
          <w:p w:rsidR="00000000" w:rsidDel="00000000" w:rsidP="00000000" w:rsidRDefault="00000000" w:rsidRPr="00000000" w14:paraId="00000034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handwriting skills, so that s/he can produce a legible cursive script at a speed that allows him/her to record his/her ideas within set time limits.</w:t>
            </w:r>
          </w:p>
          <w:p w:rsidR="00000000" w:rsidDel="00000000" w:rsidP="00000000" w:rsidRDefault="00000000" w:rsidRPr="00000000" w14:paraId="00000036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multi-sensory programmes of work to develop basic skills in handwriting delivered in individual and small group settings</w:t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1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Over-learning and frequent revision to ensure that new skills are firmly established and generalised</w:t>
            </w:r>
          </w:p>
          <w:p w:rsidR="00000000" w:rsidDel="00000000" w:rsidP="00000000" w:rsidRDefault="00000000" w:rsidRPr="00000000" w14:paraId="00000039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  <w:t xml:space="preserve">Refer to Derbyshire File for Dyslexia Friendly Schools.</w:t>
            </w:r>
          </w:p>
          <w:p w:rsidR="00000000" w:rsidDel="00000000" w:rsidP="00000000" w:rsidRDefault="00000000" w:rsidRPr="00000000" w14:paraId="0000003B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pageBreakBefore w:val="0"/>
              <w:ind w:left="28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Numeracy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mathematical skills, so that s/he can carry out basic calculations using number, space, time and measurement, in everyday situations, at a functional level.</w:t>
            </w:r>
          </w:p>
          <w:p w:rsidR="00000000" w:rsidDel="00000000" w:rsidP="00000000" w:rsidRDefault="00000000" w:rsidRPr="00000000" w14:paraId="0000003F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differentiated programmes of work to develop numeracy skills</w:t>
            </w:r>
          </w:p>
          <w:p w:rsidR="00000000" w:rsidDel="00000000" w:rsidP="00000000" w:rsidRDefault="00000000" w:rsidRPr="00000000" w14:paraId="00000041">
            <w:pPr>
              <w:pageBreakBefore w:val="0"/>
              <w:numPr>
                <w:ilvl w:val="0"/>
                <w:numId w:val="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Practical activities and experiences to reinforce mathematical concepts</w:t>
            </w:r>
          </w:p>
          <w:p w:rsidR="00000000" w:rsidDel="00000000" w:rsidP="00000000" w:rsidRDefault="00000000" w:rsidRPr="00000000" w14:paraId="00000042">
            <w:pPr>
              <w:pageBreakBefore w:val="0"/>
              <w:numPr>
                <w:ilvl w:val="0"/>
                <w:numId w:val="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rehearse skills through a range of means, including ICT</w:t>
            </w:r>
          </w:p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2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Application of learnt skills to problem solving situations</w:t>
            </w:r>
          </w:p>
          <w:p w:rsidR="00000000" w:rsidDel="00000000" w:rsidP="00000000" w:rsidRDefault="00000000" w:rsidRPr="00000000" w14:paraId="00000044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pageBreakBefore w:val="0"/>
              <w:ind w:left="28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Skills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spacing w:after="200" w:line="276" w:lineRule="auto"/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be enabled to access a wide and varied curriculum, as appropriate to his/her health, mental health and physical needs.</w:t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Adult understanding of *’s needs</w:t>
            </w:r>
          </w:p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and activities as advised by relevant professional colleagues</w:t>
            </w:r>
          </w:p>
          <w:p w:rsidR="00000000" w:rsidDel="00000000" w:rsidP="00000000" w:rsidRDefault="00000000" w:rsidRPr="00000000" w14:paraId="0000004A">
            <w:pPr>
              <w:pageBreakBefore w:val="0"/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 personalized timetable</w:t>
            </w:r>
          </w:p>
          <w:p w:rsidR="00000000" w:rsidDel="00000000" w:rsidP="00000000" w:rsidRDefault="00000000" w:rsidRPr="00000000" w14:paraId="0000004B">
            <w:pPr>
              <w:pageBreakBefore w:val="0"/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Liaison and access to further advice from relevant professional colleagues</w:t>
            </w:r>
          </w:p>
          <w:p w:rsidR="00000000" w:rsidDel="00000000" w:rsidP="00000000" w:rsidRDefault="00000000" w:rsidRPr="00000000" w14:paraId="0000004C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 his/her concentration and ability to stay on task, so that s/he can listen and work at appropriate learning tasks independently.</w:t>
            </w:r>
          </w:p>
          <w:p w:rsidR="00000000" w:rsidDel="00000000" w:rsidP="00000000" w:rsidRDefault="00000000" w:rsidRPr="00000000" w14:paraId="0000004E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Frequent changes of task to promote attention to task</w:t>
            </w:r>
          </w:p>
          <w:p w:rsidR="00000000" w:rsidDel="00000000" w:rsidP="00000000" w:rsidRDefault="00000000" w:rsidRPr="00000000" w14:paraId="00000050">
            <w:pPr>
              <w:pageBreakBefore w:val="0"/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extend time on task, eg use of timers, rewards, motivating activities</w:t>
            </w:r>
          </w:p>
          <w:p w:rsidR="00000000" w:rsidDel="00000000" w:rsidP="00000000" w:rsidRDefault="00000000" w:rsidRPr="00000000" w14:paraId="00000051">
            <w:pPr>
              <w:pageBreakBefore w:val="0"/>
              <w:numPr>
                <w:ilvl w:val="0"/>
                <w:numId w:val="4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Group and individual work to improve concentration skills</w:t>
            </w:r>
          </w:p>
          <w:p w:rsidR="00000000" w:rsidDel="00000000" w:rsidP="00000000" w:rsidRDefault="00000000" w:rsidRPr="00000000" w14:paraId="00000052">
            <w:pPr>
              <w:pageBreakBefore w:val="0"/>
              <w:numPr>
                <w:ilvl w:val="0"/>
                <w:numId w:val="4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Strategies to improve organization and independence skills</w:t>
            </w:r>
          </w:p>
          <w:p w:rsidR="00000000" w:rsidDel="00000000" w:rsidP="00000000" w:rsidRDefault="00000000" w:rsidRPr="00000000" w14:paraId="00000053">
            <w:pPr>
              <w:pageBreakBefore w:val="0"/>
              <w:numPr>
                <w:ilvl w:val="0"/>
                <w:numId w:val="4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visual prompts</w:t>
            </w:r>
          </w:p>
          <w:p w:rsidR="00000000" w:rsidDel="00000000" w:rsidP="00000000" w:rsidRDefault="00000000" w:rsidRPr="00000000" w14:paraId="00000054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listening and attention skills, so that s/he can attend to necessary information and instructions and respond appropriately.</w:t>
            </w:r>
          </w:p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numPr>
                <w:ilvl w:val="0"/>
                <w:numId w:val="8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Group and individual work to improve listening skills</w:t>
            </w:r>
          </w:p>
          <w:p w:rsidR="00000000" w:rsidDel="00000000" w:rsidP="00000000" w:rsidRDefault="00000000" w:rsidRPr="00000000" w14:paraId="00000058">
            <w:pPr>
              <w:pageBreakBefore w:val="0"/>
              <w:numPr>
                <w:ilvl w:val="0"/>
                <w:numId w:val="4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Planned opportunities to reward attention to teacher directed tasks</w:t>
            </w:r>
          </w:p>
          <w:p w:rsidR="00000000" w:rsidDel="00000000" w:rsidP="00000000" w:rsidRDefault="00000000" w:rsidRPr="00000000" w14:paraId="00000059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use of strategies to improve his/her memory, so that s/he is able to remember previously learnt skills, events and information.</w:t>
            </w:r>
          </w:p>
          <w:p w:rsidR="00000000" w:rsidDel="00000000" w:rsidP="00000000" w:rsidRDefault="00000000" w:rsidRPr="00000000" w14:paraId="0000005C">
            <w:pPr>
              <w:pageBreakBefore w:val="0"/>
              <w:tabs>
                <w:tab w:val="left" w:leader="none" w:pos="284"/>
                <w:tab w:val="left" w:leader="none" w:pos="520"/>
              </w:tabs>
              <w:ind w:left="567" w:hanging="567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numPr>
                <w:ilvl w:val="0"/>
                <w:numId w:val="8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Group and individual work to improve memory skills</w:t>
            </w:r>
          </w:p>
          <w:p w:rsidR="00000000" w:rsidDel="00000000" w:rsidP="00000000" w:rsidRDefault="00000000" w:rsidRPr="00000000" w14:paraId="0000005E">
            <w:pPr>
              <w:pageBreakBefore w:val="0"/>
              <w:numPr>
                <w:ilvl w:val="0"/>
                <w:numId w:val="8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visual prompts</w:t>
            </w:r>
          </w:p>
          <w:p w:rsidR="00000000" w:rsidDel="00000000" w:rsidP="00000000" w:rsidRDefault="00000000" w:rsidRPr="00000000" w14:paraId="0000005F">
            <w:pPr>
              <w:pageBreakBefore w:val="0"/>
              <w:numPr>
                <w:ilvl w:val="0"/>
                <w:numId w:val="8"/>
              </w:numPr>
              <w:tabs>
                <w:tab w:val="left" w:leader="none" w:pos="284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auditory prompts</w:t>
            </w:r>
          </w:p>
          <w:p w:rsidR="00000000" w:rsidDel="00000000" w:rsidP="00000000" w:rsidRDefault="00000000" w:rsidRPr="00000000" w14:paraId="00000060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1">
            <w:pPr>
              <w:pageBreakBefore w:val="0"/>
              <w:tabs>
                <w:tab w:val="left" w:leader="none" w:pos="520"/>
              </w:tabs>
              <w:ind w:left="28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16+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 will develop his/her functional literacy skills so that he can apply these to a range of real life situations </w:t>
            </w:r>
          </w:p>
          <w:p w:rsidR="00000000" w:rsidDel="00000000" w:rsidP="00000000" w:rsidRDefault="00000000" w:rsidRPr="00000000" w14:paraId="00000064">
            <w:pPr>
              <w:pageBreakBefore w:val="0"/>
              <w:tabs>
                <w:tab w:val="left" w:leader="none" w:pos="520"/>
              </w:tabs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numPr>
                <w:ilvl w:val="0"/>
                <w:numId w:val="3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 structured approach to further help * to develop and consolidate functional literacy skills</w:t>
            </w:r>
          </w:p>
          <w:p w:rsidR="00000000" w:rsidDel="00000000" w:rsidP="00000000" w:rsidRDefault="00000000" w:rsidRPr="00000000" w14:paraId="00000066">
            <w:pPr>
              <w:pageBreakBefore w:val="0"/>
              <w:numPr>
                <w:ilvl w:val="0"/>
                <w:numId w:val="3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practice using literacy skills in real life situations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* will develop his/her understanding, experience and use of vocational and life skills, so that he can make the transfer to adult life competently and confidently.</w:t>
            </w:r>
          </w:p>
          <w:p w:rsidR="00000000" w:rsidDel="00000000" w:rsidP="00000000" w:rsidRDefault="00000000" w:rsidRPr="00000000" w14:paraId="00000068">
            <w:pPr>
              <w:pageBreakBefore w:val="0"/>
              <w:tabs>
                <w:tab w:val="left" w:leader="none" w:pos="520"/>
              </w:tabs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numPr>
                <w:ilvl w:val="0"/>
                <w:numId w:val="3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 Life Skills programme at an appropriate developmental level for *’s specific needs in this area, as assessed by school and in consultation with the student.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3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 curriculum with a strong vocational basis which leads to accreditation at an appropriate level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Opportunities for Work Experience with support provided within the work environment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Access to information and advice concerning career choices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effective organisational and study skills so that s/he is able to take greater responsibility for self-management and work with increasing independence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Access to a carefully prepared and relevant curriculum suited to *’s skills, needs and interests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Opportunities for personalised learning based on appropriate assessment, considering both current needs and likely future routes to another level of further education provision, training for employment or more independent living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Access to externally accredited programmes of learning      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Over-learning and frequent revision to ensure that new skills are firmly established and generalised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pageBreakBefore w:val="0"/>
              <w:numPr>
                <w:ilvl w:val="0"/>
                <w:numId w:val="3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self-advocacy skills to support him/her in communicating their wishes and choices. 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Support to access a range of information about available provision, services etc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Teaching of strategies to support choice making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Opportunities to develop confidence in speaking in a small group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Strategies/support to enable * to communicate their ideas independently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9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[KS3-4]: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numPr>
                <w:ilvl w:val="0"/>
                <w:numId w:val="10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Additional teaching in school from the Learning Support Department.  This will give </w:t>
            </w:r>
            <w:r w:rsidDel="00000000" w:rsidR="00000000" w:rsidRPr="00000000">
              <w:rPr>
                <w:highlight w:val="lightGray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opportunities for small group or individual teaching on a regular basis.</w:t>
            </w:r>
          </w:p>
          <w:p w:rsidR="00000000" w:rsidDel="00000000" w:rsidP="00000000" w:rsidRDefault="00000000" w:rsidRPr="00000000" w14:paraId="0000007B">
            <w:pPr>
              <w:pageBreakBefore w:val="0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pageBreakBefore w:val="0"/>
              <w:tabs>
                <w:tab w:val="left" w:leader="none" w:pos="28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Early Years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pageBreakBefore w:val="0"/>
              <w:numPr>
                <w:ilvl w:val="0"/>
                <w:numId w:val="5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response to his/her environment, so that s/he becomes more imaginative and purposeful in his/her play.</w:t>
            </w:r>
          </w:p>
          <w:p w:rsidR="00000000" w:rsidDel="00000000" w:rsidP="00000000" w:rsidRDefault="00000000" w:rsidRPr="00000000" w14:paraId="00000080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explore and respond to the setting environment.</w:t>
            </w:r>
          </w:p>
          <w:p w:rsidR="00000000" w:rsidDel="00000000" w:rsidP="00000000" w:rsidRDefault="00000000" w:rsidRPr="00000000" w14:paraId="00000082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an appropriate developmental profile</w:t>
            </w:r>
          </w:p>
          <w:p w:rsidR="00000000" w:rsidDel="00000000" w:rsidP="00000000" w:rsidRDefault="00000000" w:rsidRPr="00000000" w14:paraId="00000083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pageBreakBefore w:val="0"/>
              <w:numPr>
                <w:ilvl w:val="0"/>
                <w:numId w:val="5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the range of his/her play activities, so that s/he engages in social and pretend play.</w:t>
            </w:r>
          </w:p>
          <w:p w:rsidR="00000000" w:rsidDel="00000000" w:rsidP="00000000" w:rsidRDefault="00000000" w:rsidRPr="00000000" w14:paraId="00000085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an appropriate developmental profile</w:t>
            </w:r>
          </w:p>
          <w:p w:rsidR="00000000" w:rsidDel="00000000" w:rsidP="00000000" w:rsidRDefault="00000000" w:rsidRPr="00000000" w14:paraId="00000087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develop interactive play skills </w:t>
            </w:r>
          </w:p>
          <w:p w:rsidR="00000000" w:rsidDel="00000000" w:rsidP="00000000" w:rsidRDefault="00000000" w:rsidRPr="00000000" w14:paraId="00000088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Modelling from adults of appropriate play routines</w:t>
            </w:r>
          </w:p>
          <w:p w:rsidR="00000000" w:rsidDel="00000000" w:rsidP="00000000" w:rsidRDefault="00000000" w:rsidRPr="00000000" w14:paraId="00000089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opportunities for shared play experiences</w:t>
            </w:r>
          </w:p>
          <w:p w:rsidR="00000000" w:rsidDel="00000000" w:rsidP="00000000" w:rsidRDefault="00000000" w:rsidRPr="00000000" w14:paraId="0000008A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pageBreakBefore w:val="0"/>
              <w:numPr>
                <w:ilvl w:val="0"/>
                <w:numId w:val="5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early learning and play skills, so that s/he is able to access the full range of educational opportunities.</w:t>
            </w:r>
          </w:p>
          <w:p w:rsidR="00000000" w:rsidDel="00000000" w:rsidP="00000000" w:rsidRDefault="00000000" w:rsidRPr="00000000" w14:paraId="0000008C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an appropriate developmental profile</w:t>
            </w:r>
          </w:p>
          <w:p w:rsidR="00000000" w:rsidDel="00000000" w:rsidP="00000000" w:rsidRDefault="00000000" w:rsidRPr="00000000" w14:paraId="0000008E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develop interactive play and work skills</w:t>
            </w:r>
          </w:p>
          <w:p w:rsidR="00000000" w:rsidDel="00000000" w:rsidP="00000000" w:rsidRDefault="00000000" w:rsidRPr="00000000" w14:paraId="0000008F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Over-learning and frequent revision to ensure that new skills are consolidated and generalised</w:t>
            </w:r>
          </w:p>
          <w:p w:rsidR="00000000" w:rsidDel="00000000" w:rsidP="00000000" w:rsidRDefault="00000000" w:rsidRPr="00000000" w14:paraId="00000090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pageBreakBefore w:val="0"/>
              <w:numPr>
                <w:ilvl w:val="0"/>
                <w:numId w:val="5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‘learning to learn’ skills, so that s/he can participate in adult led activities and develop pre-literacy and pre-numeracy skills</w:t>
            </w:r>
          </w:p>
          <w:p w:rsidR="00000000" w:rsidDel="00000000" w:rsidP="00000000" w:rsidRDefault="00000000" w:rsidRPr="00000000" w14:paraId="00000092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activities to develop ‘learning to learn’ skills</w:t>
            </w:r>
          </w:p>
          <w:p w:rsidR="00000000" w:rsidDel="00000000" w:rsidP="00000000" w:rsidRDefault="00000000" w:rsidRPr="00000000" w14:paraId="00000094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develop interactive play and work skills</w:t>
            </w:r>
          </w:p>
          <w:p w:rsidR="00000000" w:rsidDel="00000000" w:rsidP="00000000" w:rsidRDefault="00000000" w:rsidRPr="00000000" w14:paraId="00000095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Over-learning and frequent revision to ensure that new skills are consolidated and generalised</w:t>
            </w:r>
          </w:p>
          <w:p w:rsidR="00000000" w:rsidDel="00000000" w:rsidP="00000000" w:rsidRDefault="00000000" w:rsidRPr="00000000" w14:paraId="00000096">
            <w:pPr>
              <w:pageBreakBefore w:val="0"/>
              <w:ind w:left="28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pageBreakBefore w:val="0"/>
              <w:ind w:left="284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PMLD</w:t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pageBreakBefore w:val="0"/>
              <w:numPr>
                <w:ilvl w:val="0"/>
                <w:numId w:val="6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an increasing awareness of and interest in his/her environment through his/her senses.</w:t>
            </w:r>
          </w:p>
          <w:p w:rsidR="00000000" w:rsidDel="00000000" w:rsidP="00000000" w:rsidRDefault="00000000" w:rsidRPr="00000000" w14:paraId="0000009B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explore and respond to the setting environment.</w:t>
            </w:r>
          </w:p>
          <w:p w:rsidR="00000000" w:rsidDel="00000000" w:rsidP="00000000" w:rsidRDefault="00000000" w:rsidRPr="00000000" w14:paraId="0000009D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opportunities for sensory exploration of a variety of mediums</w:t>
            </w:r>
          </w:p>
          <w:p w:rsidR="00000000" w:rsidDel="00000000" w:rsidP="00000000" w:rsidRDefault="00000000" w:rsidRPr="00000000" w14:paraId="0000009E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develop an understanding of cause and effect</w:t>
            </w:r>
          </w:p>
          <w:p w:rsidR="00000000" w:rsidDel="00000000" w:rsidP="00000000" w:rsidRDefault="00000000" w:rsidRPr="00000000" w14:paraId="0000009F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an appropriate developmental profile</w:t>
            </w:r>
          </w:p>
          <w:p w:rsidR="00000000" w:rsidDel="00000000" w:rsidP="00000000" w:rsidRDefault="00000000" w:rsidRPr="00000000" w14:paraId="000000A0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pageBreakBefore w:val="0"/>
              <w:numPr>
                <w:ilvl w:val="0"/>
                <w:numId w:val="6"/>
              </w:numPr>
              <w:tabs>
                <w:tab w:val="left" w:leader="none" w:pos="520"/>
              </w:tabs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* will develop his/her purposeful interaction with a range of play materials.</w:t>
            </w:r>
          </w:p>
          <w:p w:rsidR="00000000" w:rsidDel="00000000" w:rsidP="00000000" w:rsidRDefault="00000000" w:rsidRPr="00000000" w14:paraId="000000A2">
            <w:pPr>
              <w:pageBreakBefore w:val="0"/>
              <w:tabs>
                <w:tab w:val="left" w:leader="none" w:pos="284"/>
                <w:tab w:val="left" w:leader="none" w:pos="520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Opportunities to explore a range of play materials</w:t>
            </w:r>
          </w:p>
          <w:p w:rsidR="00000000" w:rsidDel="00000000" w:rsidP="00000000" w:rsidRDefault="00000000" w:rsidRPr="00000000" w14:paraId="000000A4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Shared play with an adult using a range of toys</w:t>
            </w:r>
          </w:p>
          <w:p w:rsidR="00000000" w:rsidDel="00000000" w:rsidP="00000000" w:rsidRDefault="00000000" w:rsidRPr="00000000" w14:paraId="000000A5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Structured opportunities for sensory exploration of a variety of mediums</w:t>
            </w:r>
          </w:p>
          <w:p w:rsidR="00000000" w:rsidDel="00000000" w:rsidP="00000000" w:rsidRDefault="00000000" w:rsidRPr="00000000" w14:paraId="000000A6">
            <w:pPr>
              <w:pageBreakBefore w:val="0"/>
              <w:numPr>
                <w:ilvl w:val="0"/>
                <w:numId w:val="9"/>
              </w:numPr>
              <w:ind w:left="284" w:hanging="284"/>
              <w:rPr/>
            </w:pPr>
            <w:r w:rsidDel="00000000" w:rsidR="00000000" w:rsidRPr="00000000">
              <w:rPr>
                <w:rtl w:val="0"/>
              </w:rPr>
              <w:t xml:space="preserve">Use of an appropriate developmental profile</w:t>
            </w:r>
          </w:p>
          <w:p w:rsidR="00000000" w:rsidDel="00000000" w:rsidP="00000000" w:rsidRDefault="00000000" w:rsidRPr="00000000" w14:paraId="000000A7">
            <w:pPr>
              <w:pageBreakBefore w:val="0"/>
              <w:tabs>
                <w:tab w:val="left" w:leader="none" w:pos="2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540"/>
          <w:tab w:val="left" w:leader="none" w:pos="520"/>
        </w:tabs>
        <w:spacing w:after="0" w:before="0" w:line="240" w:lineRule="auto"/>
        <w:ind w:left="520" w:right="0" w:hanging="5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6838" w:w="11906" w:orient="portrait"/>
      <w:pgMar w:bottom="567" w:top="1134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TI (04.10.2011)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widowControl w:val="0"/>
      <w:tabs>
        <w:tab w:val="left" w:leader="none" w:pos="-720"/>
      </w:tabs>
      <w:jc w:val="both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pageBreakBefore w:val="0"/>
      <w:widowControl w:val="0"/>
      <w:tabs>
        <w:tab w:val="left" w:leader="none" w:pos="-720"/>
      </w:tabs>
      <w:jc w:val="both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7383D"/>
    <w:rPr>
      <w:rFonts w:ascii="Arial" w:hAnsi="Arial"/>
      <w:sz w:val="26"/>
    </w:rPr>
  </w:style>
  <w:style w:type="paragraph" w:styleId="Heading1">
    <w:name w:val="heading 1"/>
    <w:basedOn w:val="Normal"/>
    <w:next w:val="Normal"/>
    <w:qFormat w:val="1"/>
    <w:rsid w:val="00F46ED1"/>
    <w:pPr>
      <w:keepNext w:val="1"/>
      <w:spacing w:after="60" w:before="240"/>
      <w:outlineLvl w:val="0"/>
    </w:pPr>
    <w:rPr>
      <w:rFonts w:cs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qFormat w:val="1"/>
    <w:rsid w:val="000E5B8F"/>
    <w:pPr>
      <w:keepNext w:val="1"/>
      <w:spacing w:after="60" w:before="240"/>
      <w:outlineLvl w:val="1"/>
    </w:pPr>
    <w:rPr>
      <w:rFonts w:cs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qFormat w:val="1"/>
    <w:rsid w:val="000E5B8F"/>
    <w:pPr>
      <w:keepNext w:val="1"/>
      <w:widowControl w:val="0"/>
      <w:tabs>
        <w:tab w:val="left" w:pos="-720"/>
      </w:tabs>
      <w:suppressAutoHyphens w:val="1"/>
      <w:jc w:val="both"/>
      <w:outlineLvl w:val="2"/>
    </w:pPr>
    <w:rPr>
      <w:b w:val="1"/>
      <w:snapToGrid w:val="0"/>
      <w:spacing w:val="-3"/>
      <w:sz w:val="32"/>
      <w:lang w:eastAsia="en-US"/>
    </w:rPr>
  </w:style>
  <w:style w:type="paragraph" w:styleId="Heading4">
    <w:name w:val="heading 4"/>
    <w:basedOn w:val="Normal"/>
    <w:next w:val="Normal"/>
    <w:qFormat w:val="1"/>
    <w:rsid w:val="000E5B8F"/>
    <w:pPr>
      <w:keepNext w:val="1"/>
      <w:widowControl w:val="0"/>
      <w:tabs>
        <w:tab w:val="left" w:pos="-720"/>
      </w:tabs>
      <w:suppressAutoHyphens w:val="1"/>
      <w:jc w:val="both"/>
      <w:outlineLvl w:val="3"/>
    </w:pPr>
    <w:rPr>
      <w:b w:val="1"/>
      <w:snapToGrid w:val="0"/>
      <w:spacing w:val="-3"/>
      <w:sz w:val="2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07383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Indent">
    <w:name w:val="Body Text Indent"/>
    <w:basedOn w:val="Normal"/>
    <w:rsid w:val="000E5B8F"/>
    <w:pPr>
      <w:tabs>
        <w:tab w:val="right" w:pos="9540"/>
      </w:tabs>
      <w:ind w:left="426" w:hanging="426"/>
    </w:pPr>
  </w:style>
  <w:style w:type="paragraph" w:styleId="BodyTextIndent2">
    <w:name w:val="Body Text Indent 2"/>
    <w:basedOn w:val="Normal"/>
    <w:rsid w:val="000E5B8F"/>
    <w:pPr>
      <w:tabs>
        <w:tab w:val="left" w:pos="4253"/>
        <w:tab w:val="left" w:pos="4820"/>
        <w:tab w:val="left" w:pos="7938"/>
        <w:tab w:val="right" w:pos="9540"/>
      </w:tabs>
      <w:ind w:left="420"/>
    </w:pPr>
    <w:rPr>
      <w:sz w:val="22"/>
    </w:rPr>
  </w:style>
  <w:style w:type="character" w:styleId="PlainPaper" w:customStyle="1">
    <w:name w:val="Plain Paper"/>
    <w:basedOn w:val="DefaultParagraphFont"/>
    <w:rsid w:val="000E5B8F"/>
    <w:rPr>
      <w:rFonts w:ascii="Courier New" w:hAnsi="Courier New"/>
      <w:noProof w:val="0"/>
      <w:sz w:val="24"/>
      <w:lang w:val="en-US"/>
    </w:rPr>
  </w:style>
  <w:style w:type="paragraph" w:styleId="Footer">
    <w:name w:val="footer"/>
    <w:basedOn w:val="Normal"/>
    <w:rsid w:val="000E5B8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0E5B8F"/>
  </w:style>
  <w:style w:type="paragraph" w:styleId="Header">
    <w:name w:val="header"/>
    <w:basedOn w:val="Normal"/>
    <w:rsid w:val="006578F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 w:val="1"/>
    <w:rsid w:val="00414742"/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rsid w:val="00F46ED1"/>
    <w:pPr>
      <w:spacing w:after="120" w:line="480" w:lineRule="auto"/>
    </w:pPr>
  </w:style>
  <w:style w:type="paragraph" w:styleId="BodyText">
    <w:name w:val="Body Text"/>
    <w:basedOn w:val="Normal"/>
    <w:rsid w:val="00F46ED1"/>
    <w:pPr>
      <w:spacing w:after="120"/>
    </w:pPr>
  </w:style>
  <w:style w:type="paragraph" w:styleId="ListParagraph">
    <w:name w:val="List Paragraph"/>
    <w:basedOn w:val="Normal"/>
    <w:uiPriority w:val="34"/>
    <w:qFormat w:val="1"/>
    <w:rsid w:val="00CA5CC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DHN45BmmHC1cc/6ASMp8hNIAYg==">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2017-08-30T08:59:00Z</dcterms:created>
  <dc:creator>Alison Molyneux</dc:creator>
</cp:coreProperties>
</file>